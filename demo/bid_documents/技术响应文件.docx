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技术响应文件</w:t>
      </w:r>
    </w:p>
    <w:p>
      <w:r>
        <w:t xml:space="preserve">并发用户数：5000</w:t>
      </w:r>
    </w:p>
    <w:p>
      <w:r>
        <w:t xml:space="preserve">视频接入：1000路</w:t>
      </w:r>
    </w:p>
    <w:p>
      <w:r>
        <w:t xml:space="preserve">日志留存：180天</w:t>
      </w:r>
    </w:p>
    <w:p>
      <w:ins w:id="1" w:author="演示复核员" w:date="2026-01-01T00:00:00Z">
        <w:r>
          <w:t>修订内容：视频接入能力待升级至1200路</w:t>
        </w:r>
      </w:ins>
    </w:p>
    <w:sectPr/>
  </w:body>
</w:document>
</file>